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t xml:space="preserve">Normal start. </w:t>
      </w:r>
      <w:del w:id="1" w:author="Smith, Jenna">
        <w:r>
          <w:delText xml:space="preserve">DELETED-TRACKED text. </w:delText>
        </w:r>
      </w:del>
      <w:ins w:id="2" w:author="Smith, Jenna">
        <w:r>
          <w:t xml:space="preserve">INSERTED-TRACKED text. </w:t>
        </w:r>
      </w:ins>
      <w:r>
        <w:rPr>
          <w:strike/>
        </w:rPr>
        <w:t xml:space="preserve">STRIKE-FORMATTED text. </w:t>
      </w:r>
      <w:r>
        <w:t xml:space="preserve">Normal end.</w:t>
      </w:r>
    </w:p>
    <w:tbl>
      <w:tr>
        <w:tc>
          <w:p>
            <w:r>
              <w:t>#</w:t>
            </w:r>
          </w:p>
        </w:tc>
        <w:tc>
          <w:p>
            <w:r>
              <w:t>Section</w:t>
            </w:r>
          </w:p>
        </w:tc>
        <w:tc>
          <w:p>
            <w:r>
              <w:t>Script</w:t>
            </w:r>
          </w:p>
        </w:tc>
        <w:tc>
          <w:p>
            <w:r>
              <w:t>Asset</w:t>
            </w:r>
          </w:p>
        </w:tc>
      </w:tr>
      <w:tr>
        <w:tc>
          <w:p>
            <w:r>
              <w:t>1</w:t>
            </w:r>
          </w:p>
        </w:tc>
        <w:tc>
          <w:p>
            <w:r>
              <w:t>Intro</w:t>
            </w:r>
          </w:p>
        </w:tc>
        <w:tc>
          <w:p>
            <w:r>
              <w:t xml:space="preserve">Script cell one. </w:t>
            </w:r>
            <w:del w:id="3" w:author="S">
              <w:r>
                <w:delText>CELL-DELETED.</w:delText>
              </w:r>
            </w:del>
            <w:ins w:id="4" w:author="S">
              <w:r>
                <w:t>CELL-INSERTED.</w:t>
              </w:r>
            </w:ins>
          </w:p>
        </w:tc>
        <w:tc>
          <w:p>
            <w:r>
              <w:t>asset1.mp4</w:t>
            </w:r>
          </w:p>
        </w:tc>
      </w:tr>
      <w:tr>
        <w:tc>
          <w:p>
            <w:r>
              <w:t>2</w:t>
            </w:r>
          </w:p>
        </w:tc>
        <w:tc>
          <w:p>
            <w:r>
              <w:t>Body</w:t>
            </w:r>
          </w:p>
        </w:tc>
        <w:tc>
          <w:p>
            <w:r>
              <w:t>Script cell two.</w:t>
            </w:r>
          </w:p>
        </w:tc>
        <w:tc>
          <w:p>
            <w:r>
              <w:t>note</w:t>
            </w:r>
          </w:p>
        </w:tc>
      </w:tr>
    </w:tbl>
  </w:body>
</w:document>
</file>